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92d050" w:space="1" w:sz="18" w:val="single"/>
          <w:left w:color="92d050" w:space="4" w:sz="18" w:val="single"/>
          <w:bottom w:color="92d050" w:space="1" w:sz="18" w:val="single"/>
          <w:right w:color="92d050" w:space="4" w:sz="18" w:val="single"/>
        </w:pBdr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92d050" w:space="1" w:sz="18" w:val="single"/>
          <w:left w:color="92d050" w:space="4" w:sz="18" w:val="single"/>
          <w:bottom w:color="92d050" w:space="1" w:sz="18" w:val="single"/>
          <w:right w:color="92d050" w:space="4" w:sz="18" w:val="single"/>
        </w:pBdr>
        <w:jc w:val="center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Государственное бюджетное общеобразовательное учреждение города Москвы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«Школа № 2103»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92d050" w:space="1" w:sz="18" w:val="single"/>
          <w:left w:color="92d050" w:space="4" w:sz="18" w:val="single"/>
          <w:bottom w:color="92d050" w:space="1" w:sz="18" w:val="single"/>
          <w:right w:color="92d050" w:space="4" w:sz="18" w:val="single"/>
        </w:pBdr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92d050" w:space="1" w:sz="18" w:val="single"/>
          <w:left w:color="92d050" w:space="4" w:sz="18" w:val="single"/>
          <w:bottom w:color="92d050" w:space="1" w:sz="18" w:val="single"/>
          <w:right w:color="92d050" w:space="4" w:sz="18" w:val="singl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5">
      <w:pPr>
        <w:pBdr>
          <w:top w:color="92d050" w:space="1" w:sz="18" w:val="single"/>
          <w:left w:color="92d050" w:space="4" w:sz="18" w:val="single"/>
          <w:bottom w:color="92d050" w:space="1" w:sz="18" w:val="single"/>
          <w:right w:color="92d050" w:space="4" w:sz="18" w:val="singl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92d050" w:space="1" w:sz="18" w:val="single"/>
          <w:left w:color="92d050" w:space="4" w:sz="18" w:val="single"/>
          <w:bottom w:color="92d050" w:space="1" w:sz="18" w:val="single"/>
          <w:right w:color="92d050" w:space="4" w:sz="18" w:val="single"/>
        </w:pBdr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ДОКУМЕНТАЦИЯ ПО КОМАНДНОМУ КЕЙСУ №1 МОСКОВСКОЙ ПРЕДПРОФЕССИОНАЛЬНОЙ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ОЛИМПИАДЫ ШКОЛЬНИКОВ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92d050" w:space="1" w:sz="18" w:val="single"/>
          <w:left w:color="92d050" w:space="4" w:sz="18" w:val="single"/>
          <w:bottom w:color="92d050" w:space="1" w:sz="18" w:val="single"/>
          <w:right w:color="92d050" w:space="4" w:sz="18" w:val="singl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Автоматизированный генератор псевдослучайных чисел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Выполненный командой «Клевер»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92d050" w:space="1" w:sz="18" w:val="single"/>
          <w:left w:color="92d050" w:space="4" w:sz="18" w:val="single"/>
          <w:bottom w:color="92d050" w:space="1" w:sz="18" w:val="single"/>
          <w:right w:color="92d050" w:space="4" w:sz="18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9">
      <w:pPr>
        <w:pBdr>
          <w:top w:color="92d050" w:space="1" w:sz="18" w:val="single"/>
          <w:left w:color="92d050" w:space="4" w:sz="18" w:val="single"/>
          <w:bottom w:color="92d050" w:space="1" w:sz="18" w:val="single"/>
          <w:right w:color="92d050" w:space="4" w:sz="18" w:val="single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92d050" w:space="1" w:sz="18" w:val="single"/>
          <w:left w:color="92d050" w:space="4" w:sz="18" w:val="single"/>
          <w:bottom w:color="92d050" w:space="1" w:sz="18" w:val="single"/>
          <w:right w:color="92d050" w:space="4" w:sz="18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B">
      <w:pPr>
        <w:pBdr>
          <w:top w:color="92d050" w:space="1" w:sz="18" w:val="single"/>
          <w:left w:color="92d050" w:space="4" w:sz="18" w:val="single"/>
          <w:bottom w:color="92d050" w:space="1" w:sz="18" w:val="single"/>
          <w:right w:color="92d050" w:space="4" w:sz="18" w:val="single"/>
        </w:pBdr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состав команды входят: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Ученики 10 «Т» класса ГБОУ Школы №2103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Журавлев Роман Александрович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Волкова Ксения Александровна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Ковалева Вероника Алексеевна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Фельк Кирилл Владимирович</w:t>
        <w:br w:type="textWrapping"/>
        <w:br w:type="textWrapping"/>
        <w:t xml:space="preserve">Научные руководители: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инженер Ткаченко Артём Алексеевич</w:t>
      </w:r>
    </w:p>
    <w:p w:rsidR="00000000" w:rsidDel="00000000" w:rsidP="00000000" w:rsidRDefault="00000000" w:rsidRPr="00000000" w14:paraId="0000000C">
      <w:pPr>
        <w:pStyle w:val="Heading1"/>
        <w:rPr>
          <w:rFonts w:ascii="Century" w:cs="Century" w:eastAsia="Century" w:hAnsi="Century"/>
          <w:color w:val="3c2e2c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Century" w:cs="Century" w:eastAsia="Century" w:hAnsi="Century"/>
          <w:sz w:val="32"/>
          <w:szCs w:val="32"/>
          <w:rtl w:val="0"/>
        </w:rPr>
        <w:t xml:space="preserve">ОГЛАВЛЕНИЕ</w:t>
        <w:tab/>
        <w:tab/>
      </w: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" w:cs="Century" w:eastAsia="Century" w:hAnsi="Century"/>
          <w:color w:val="3c2e2c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0D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Введение</w:t>
        <w:tab/>
        <w:tab/>
        <w:tab/>
        <w:tab/>
        <w:tab/>
        <w:tab/>
        <w:tab/>
        <w:tab/>
        <w:tab/>
        <w:tab/>
        <w:tab/>
        <w:t xml:space="preserve"> 3</w:t>
      </w:r>
    </w:p>
    <w:p w:rsidR="00000000" w:rsidDel="00000000" w:rsidP="00000000" w:rsidRDefault="00000000" w:rsidRPr="00000000" w14:paraId="0000000F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Наша команда </w:t>
        <w:tab/>
        <w:tab/>
        <w:tab/>
        <w:tab/>
        <w:tab/>
        <w:tab/>
        <w:tab/>
        <w:tab/>
        <w:tab/>
        <w:tab/>
        <w:t xml:space="preserve"> 4</w:t>
      </w:r>
    </w:p>
    <w:p w:rsidR="00000000" w:rsidDel="00000000" w:rsidP="00000000" w:rsidRDefault="00000000" w:rsidRPr="00000000" w14:paraId="00000010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Цели \ задачи</w:t>
        <w:tab/>
        <w:tab/>
        <w:tab/>
        <w:tab/>
        <w:tab/>
        <w:tab/>
        <w:tab/>
        <w:tab/>
        <w:tab/>
        <w:tab/>
        <w:t xml:space="preserve"> 5</w:t>
      </w:r>
    </w:p>
    <w:p w:rsidR="00000000" w:rsidDel="00000000" w:rsidP="00000000" w:rsidRDefault="00000000" w:rsidRPr="00000000" w14:paraId="00000011">
      <w:pPr>
        <w:rPr>
          <w:rFonts w:ascii="Century" w:cs="Century" w:eastAsia="Century" w:hAnsi="Century"/>
          <w:color w:val="434343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ab/>
      </w:r>
      <w:r w:rsidDel="00000000" w:rsidR="00000000" w:rsidRPr="00000000">
        <w:rPr>
          <w:rFonts w:ascii="Century" w:cs="Century" w:eastAsia="Century" w:hAnsi="Century"/>
          <w:color w:val="434343"/>
          <w:sz w:val="28"/>
          <w:szCs w:val="28"/>
          <w:rtl w:val="0"/>
        </w:rPr>
        <w:t xml:space="preserve">Наши цели</w:t>
      </w:r>
    </w:p>
    <w:p w:rsidR="00000000" w:rsidDel="00000000" w:rsidP="00000000" w:rsidRDefault="00000000" w:rsidRPr="00000000" w14:paraId="00000012">
      <w:pPr>
        <w:rPr>
          <w:rFonts w:ascii="Century" w:cs="Century" w:eastAsia="Century" w:hAnsi="Century"/>
          <w:color w:val="666666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color w:val="666666"/>
          <w:sz w:val="28"/>
          <w:szCs w:val="28"/>
          <w:rtl w:val="0"/>
        </w:rPr>
        <w:tab/>
      </w:r>
      <w:r w:rsidDel="00000000" w:rsidR="00000000" w:rsidRPr="00000000">
        <w:rPr>
          <w:rFonts w:ascii="Century" w:cs="Century" w:eastAsia="Century" w:hAnsi="Century"/>
          <w:color w:val="434343"/>
          <w:sz w:val="28"/>
          <w:szCs w:val="28"/>
          <w:rtl w:val="0"/>
        </w:rPr>
        <w:t xml:space="preserve">Наши задачи</w:t>
        <w:tab/>
      </w:r>
      <w:r w:rsidDel="00000000" w:rsidR="00000000" w:rsidRPr="00000000">
        <w:rPr>
          <w:rFonts w:ascii="Century" w:cs="Century" w:eastAsia="Century" w:hAnsi="Century"/>
          <w:color w:val="666666"/>
          <w:sz w:val="28"/>
          <w:szCs w:val="28"/>
          <w:rtl w:val="0"/>
        </w:rPr>
        <w:tab/>
        <w:tab/>
        <w:tab/>
        <w:tab/>
        <w:tab/>
        <w:tab/>
        <w:tab/>
        <w:tab/>
        <w:t xml:space="preserve"> 6</w:t>
      </w:r>
    </w:p>
    <w:p w:rsidR="00000000" w:rsidDel="00000000" w:rsidP="00000000" w:rsidRDefault="00000000" w:rsidRPr="00000000" w14:paraId="00000013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Описание устройства</w:t>
        <w:tab/>
        <w:tab/>
        <w:tab/>
        <w:tab/>
        <w:tab/>
        <w:tab/>
        <w:tab/>
        <w:tab/>
        <w:t xml:space="preserve"> </w:t>
        <w:tab/>
        <w:t xml:space="preserve"> 8</w:t>
      </w:r>
    </w:p>
    <w:p w:rsidR="00000000" w:rsidDel="00000000" w:rsidP="00000000" w:rsidRDefault="00000000" w:rsidRPr="00000000" w14:paraId="00000014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Функциональность</w:t>
        <w:tab/>
        <w:tab/>
        <w:tab/>
        <w:tab/>
        <w:tab/>
        <w:tab/>
        <w:tab/>
        <w:tab/>
        <w:tab/>
        <w:t xml:space="preserve"> 10</w:t>
      </w:r>
    </w:p>
    <w:p w:rsidR="00000000" w:rsidDel="00000000" w:rsidP="00000000" w:rsidRDefault="00000000" w:rsidRPr="00000000" w14:paraId="00000015">
      <w:pPr>
        <w:rPr>
          <w:rFonts w:ascii="Century" w:cs="Century" w:eastAsia="Century" w:hAnsi="Century"/>
          <w:color w:val="434343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ab/>
      </w:r>
      <w:r w:rsidDel="00000000" w:rsidR="00000000" w:rsidRPr="00000000">
        <w:rPr>
          <w:rFonts w:ascii="Century" w:cs="Century" w:eastAsia="Century" w:hAnsi="Century"/>
          <w:color w:val="434343"/>
          <w:sz w:val="28"/>
          <w:szCs w:val="28"/>
          <w:rtl w:val="0"/>
        </w:rPr>
        <w:t xml:space="preserve">Функции</w:t>
      </w:r>
    </w:p>
    <w:p w:rsidR="00000000" w:rsidDel="00000000" w:rsidP="00000000" w:rsidRDefault="00000000" w:rsidRPr="00000000" w14:paraId="00000016">
      <w:pPr>
        <w:rPr>
          <w:rFonts w:ascii="Century" w:cs="Century" w:eastAsia="Century" w:hAnsi="Century"/>
          <w:color w:val="666666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ab/>
        <w:tab/>
      </w:r>
      <w:r w:rsidDel="00000000" w:rsidR="00000000" w:rsidRPr="00000000">
        <w:rPr>
          <w:rFonts w:ascii="Century" w:cs="Century" w:eastAsia="Century" w:hAnsi="Century"/>
          <w:color w:val="666666"/>
          <w:sz w:val="28"/>
          <w:szCs w:val="28"/>
          <w:rtl w:val="0"/>
        </w:rPr>
        <w:t xml:space="preserve">Дополнительные функции</w:t>
      </w:r>
      <w:r w:rsidDel="00000000" w:rsidR="00000000" w:rsidRPr="00000000">
        <w:rPr>
          <w:rFonts w:ascii="Century" w:cs="Century" w:eastAsia="Century" w:hAnsi="Century"/>
          <w:color w:val="999999"/>
          <w:sz w:val="28"/>
          <w:szCs w:val="28"/>
          <w:rtl w:val="0"/>
        </w:rPr>
        <w:tab/>
        <w:tab/>
        <w:tab/>
        <w:tab/>
        <w:tab/>
        <w:tab/>
        <w:t xml:space="preserve"> </w:t>
      </w:r>
      <w:r w:rsidDel="00000000" w:rsidR="00000000" w:rsidRPr="00000000">
        <w:rPr>
          <w:rFonts w:ascii="Century" w:cs="Century" w:eastAsia="Century" w:hAnsi="Century"/>
          <w:color w:val="666666"/>
          <w:sz w:val="28"/>
          <w:szCs w:val="28"/>
          <w:rtl w:val="0"/>
        </w:rPr>
        <w:t xml:space="preserve">11</w:t>
      </w:r>
    </w:p>
    <w:p w:rsidR="00000000" w:rsidDel="00000000" w:rsidP="00000000" w:rsidRDefault="00000000" w:rsidRPr="00000000" w14:paraId="00000017">
      <w:pPr>
        <w:rPr>
          <w:rFonts w:ascii="Century" w:cs="Century" w:eastAsia="Century" w:hAnsi="Century"/>
          <w:color w:val="9999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Century" w:cs="Century" w:eastAsia="Century" w:hAnsi="Century"/>
          <w:sz w:val="32"/>
          <w:szCs w:val="32"/>
        </w:rPr>
      </w:pPr>
      <w:bookmarkStart w:colFirst="0" w:colLast="0" w:name="_heading=h.yh6vnf22n60k" w:id="1"/>
      <w:bookmarkEnd w:id="1"/>
      <w:r w:rsidDel="00000000" w:rsidR="00000000" w:rsidRPr="00000000">
        <w:rPr>
          <w:rFonts w:ascii="Century" w:cs="Century" w:eastAsia="Century" w:hAnsi="Century"/>
          <w:sz w:val="32"/>
          <w:szCs w:val="32"/>
          <w:rtl w:val="0"/>
        </w:rPr>
        <w:t xml:space="preserve">ВВЕДЕНИЕ</w:t>
      </w:r>
    </w:p>
    <w:p w:rsidR="00000000" w:rsidDel="00000000" w:rsidP="00000000" w:rsidRDefault="00000000" w:rsidRPr="00000000" w14:paraId="00000026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Century" w:cs="Century" w:eastAsia="Century" w:hAnsi="Century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highlight w:val="white"/>
          <w:rtl w:val="0"/>
        </w:rPr>
        <w:tab/>
      </w:r>
    </w:p>
    <w:p w:rsidR="00000000" w:rsidDel="00000000" w:rsidP="00000000" w:rsidRDefault="00000000" w:rsidRPr="00000000" w14:paraId="00000028">
      <w:pPr>
        <w:jc w:val="both"/>
        <w:rPr>
          <w:rFonts w:ascii="Century" w:cs="Century" w:eastAsia="Century" w:hAnsi="Century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highlight w:val="white"/>
          <w:rtl w:val="0"/>
        </w:rPr>
        <w:tab/>
        <w:t xml:space="preserve">Сейчас широко развиваются компьютерные технологии. Их используют почти во всех сферах нашей жизни, начиная с обычного общения и заканчивая написанием дипломных работ при помощи искусственного интеллекта. На данный момент всё больше набирает популярность технология компьютерного зрения во всех сферах жизни. Благодаря внедрению технологий распознавания лиц, текстовых и числовых данных, всё больше упрощается повседневная деятельность человека, начиная от оплаты входа в метро, перевода текста и т.п. </w:t>
      </w:r>
    </w:p>
    <w:p w:rsidR="00000000" w:rsidDel="00000000" w:rsidP="00000000" w:rsidRDefault="00000000" w:rsidRPr="00000000" w14:paraId="00000029">
      <w:pPr>
        <w:jc w:val="both"/>
        <w:rPr>
          <w:rFonts w:ascii="Century" w:cs="Century" w:eastAsia="Century" w:hAnsi="Century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highlight w:val="white"/>
          <w:rtl w:val="0"/>
        </w:rPr>
        <w:tab/>
        <w:t xml:space="preserve">Нас заинтересовало использование компьютерного зрения для обработки результата, выпадающего на игральных костях в любых настольных играх. Такое применение позволяет упростить считывание данных с кубика и исключить возможность фальсификации результата. Поэтому мы решили сделать автоматизированный генератор псевдослучайных чисел. Он сделает настольные игры, которые, казалось бы, уже устарели, новее и интереснее для современного мира. Устройство облегчит совершение бросков с использованием костей разного размера или с большим количеством кубиков. Оно не только разнообразит любую настольную игру и обеспечит честность бросков, но и увеличит популярность домашних игр, минимизировав количество споров и исков к учредителям лотерей.</w:t>
      </w:r>
    </w:p>
    <w:p w:rsidR="00000000" w:rsidDel="00000000" w:rsidP="00000000" w:rsidRDefault="00000000" w:rsidRPr="00000000" w14:paraId="0000002A">
      <w:pPr>
        <w:jc w:val="both"/>
        <w:rPr>
          <w:rFonts w:ascii="Century" w:cs="Century" w:eastAsia="Century" w:hAnsi="Century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highlight w:val="white"/>
          <w:rtl w:val="0"/>
        </w:rPr>
        <w:tab/>
        <w:t xml:space="preserve">Мы разработали башню свободного падения кубиков с футуристическим дизайном. Девайс выполнен из прозрачного материала, позволяющего любоваться мерцанием деталей в процессе перемешивания и выпадения кубиков.</w:t>
      </w:r>
    </w:p>
    <w:p w:rsidR="00000000" w:rsidDel="00000000" w:rsidP="00000000" w:rsidRDefault="00000000" w:rsidRPr="00000000" w14:paraId="0000002B">
      <w:pPr>
        <w:jc w:val="both"/>
        <w:rPr>
          <w:rFonts w:ascii="Century" w:cs="Century" w:eastAsia="Century" w:hAnsi="Century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100" w:line="240" w:lineRule="auto"/>
        <w:ind w:left="0" w:right="0" w:firstLine="0"/>
        <w:jc w:val="left"/>
        <w:rPr>
          <w:rFonts w:ascii="Century" w:cs="Century" w:eastAsia="Century" w:hAnsi="Century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100" w:line="240" w:lineRule="auto"/>
        <w:ind w:left="0" w:right="0" w:firstLine="0"/>
        <w:jc w:val="left"/>
        <w:rPr>
          <w:rFonts w:ascii="Century" w:cs="Century" w:eastAsia="Century" w:hAnsi="Century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ind w:left="-426" w:right="283" w:firstLine="0"/>
        <w:rPr>
          <w:rFonts w:ascii="Century" w:cs="Century" w:eastAsia="Century" w:hAnsi="Century"/>
          <w:sz w:val="32"/>
          <w:szCs w:val="32"/>
        </w:rPr>
      </w:pPr>
      <w:bookmarkStart w:colFirst="0" w:colLast="0" w:name="_heading=h.2uxv2xi5ky1v" w:id="2"/>
      <w:bookmarkEnd w:id="2"/>
      <w:r w:rsidDel="00000000" w:rsidR="00000000" w:rsidRPr="00000000">
        <w:rPr>
          <w:rFonts w:ascii="Century" w:cs="Century" w:eastAsia="Century" w:hAnsi="Century"/>
          <w:sz w:val="32"/>
          <w:szCs w:val="32"/>
          <w:rtl w:val="0"/>
        </w:rPr>
        <w:t xml:space="preserve">НАША КОМАНДА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ind w:left="-567" w:firstLine="14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Century" w:cs="Century" w:eastAsia="Century" w:hAnsi="Century"/>
        </w:rPr>
      </w:pPr>
      <w:r w:rsidDel="00000000" w:rsidR="00000000" w:rsidRPr="00000000">
        <w:rPr/>
        <w:drawing>
          <wp:inline distB="114300" distT="114300" distL="114300" distR="114300">
            <wp:extent cx="4746788" cy="764070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0060" l="29034" r="27246" t="12085"/>
                    <a:stretch>
                      <a:fillRect/>
                    </a:stretch>
                  </pic:blipFill>
                  <pic:spPr>
                    <a:xfrm>
                      <a:off x="0" y="0"/>
                      <a:ext cx="4746788" cy="7640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rFonts w:ascii="Century" w:cs="Century" w:eastAsia="Century" w:hAnsi="Century"/>
          <w:sz w:val="34"/>
          <w:szCs w:val="34"/>
        </w:rPr>
      </w:pPr>
      <w:r w:rsidDel="00000000" w:rsidR="00000000" w:rsidRPr="00000000">
        <w:rPr>
          <w:rFonts w:ascii="Century" w:cs="Century" w:eastAsia="Century" w:hAnsi="Century"/>
          <w:sz w:val="34"/>
          <w:szCs w:val="34"/>
          <w:rtl w:val="0"/>
        </w:rPr>
        <w:t xml:space="preserve">ЦЕЛИ И ЗАДАЧИ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ind w:left="567" w:firstLine="0"/>
        <w:rPr>
          <w:rFonts w:ascii="Century" w:cs="Century" w:eastAsia="Century" w:hAnsi="Century"/>
          <w:sz w:val="32"/>
          <w:szCs w:val="32"/>
        </w:rPr>
      </w:pPr>
      <w:r w:rsidDel="00000000" w:rsidR="00000000" w:rsidRPr="00000000">
        <w:rPr>
          <w:rFonts w:ascii="Century" w:cs="Century" w:eastAsia="Century" w:hAnsi="Century"/>
          <w:sz w:val="32"/>
          <w:szCs w:val="32"/>
          <w:rtl w:val="0"/>
        </w:rPr>
        <w:t xml:space="preserve">НАШИ ЦЕЛИ:</w:t>
      </w:r>
    </w:p>
    <w:p w:rsidR="00000000" w:rsidDel="00000000" w:rsidP="00000000" w:rsidRDefault="00000000" w:rsidRPr="00000000" w14:paraId="00000034">
      <w:pPr>
        <w:pStyle w:val="Heading3"/>
        <w:ind w:left="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425.19685039370086" w:firstLine="294.80314960629914"/>
        <w:jc w:val="both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Разработать автоматический генератор псевдослучайных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чисел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на основе бросков 1-3 игральных костей размера D6 (далее – девайс) с использованием технологии компьютерного зрения для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распознавани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я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символов выпавших при броске очков.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Подобное устройство позволяет минимизировать возможности подделки результата в играх, соревнованиях и событиях, использующих игральные кости для определения очередности или последовательности участия, совершения хода и/или определения победителя.</w:t>
      </w:r>
    </w:p>
    <w:p w:rsidR="00000000" w:rsidDel="00000000" w:rsidP="00000000" w:rsidRDefault="00000000" w:rsidRPr="00000000" w14:paraId="00000036">
      <w:pPr>
        <w:ind w:left="425.19685039370086" w:firstLine="294.80314960629914"/>
        <w:jc w:val="both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425.19685039370086" w:firstLine="0"/>
        <w:jc w:val="both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ab/>
        <w:t xml:space="preserve">В девайсе должно быть предусмотрено:</w:t>
      </w:r>
    </w:p>
    <w:p w:rsidR="00000000" w:rsidDel="00000000" w:rsidP="00000000" w:rsidRDefault="00000000" w:rsidRPr="00000000" w14:paraId="00000038">
      <w:pPr>
        <w:ind w:left="425.19685039370086" w:firstLine="0"/>
        <w:jc w:val="both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b w:val="1"/>
          <w:color w:val="38761d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двухступенчатое перемешивание игральных кубиков: основное с помощью барабана и дополнительное - в башне свободного падения;</w:t>
      </w:r>
    </w:p>
    <w:p w:rsidR="00000000" w:rsidDel="00000000" w:rsidP="00000000" w:rsidRDefault="00000000" w:rsidRPr="00000000" w14:paraId="00000039">
      <w:pPr>
        <w:ind w:left="425.19685039370086" w:firstLine="0"/>
        <w:jc w:val="both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b w:val="1"/>
          <w:color w:val="38761d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движущийся конвейер, перемещающий кубик к зоне считывания показаний, что исключает спорные результаты при выпадении кубика на ребро;</w:t>
      </w:r>
    </w:p>
    <w:p w:rsidR="00000000" w:rsidDel="00000000" w:rsidP="00000000" w:rsidRDefault="00000000" w:rsidRPr="00000000" w14:paraId="0000003A">
      <w:pPr>
        <w:ind w:left="425.19685039370086" w:firstLine="0"/>
        <w:jc w:val="both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b w:val="1"/>
          <w:color w:val="38761d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считывание результата броска в конечной части гаджета с использованием технологии компьютерного зрения и распознавания символов;</w:t>
      </w:r>
    </w:p>
    <w:p w:rsidR="00000000" w:rsidDel="00000000" w:rsidP="00000000" w:rsidRDefault="00000000" w:rsidRPr="00000000" w14:paraId="0000003B">
      <w:pPr>
        <w:ind w:left="425.19685039370086" w:firstLine="0"/>
        <w:jc w:val="both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b w:val="1"/>
          <w:color w:val="38761d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сохранение и выведение результатов броска на графический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дисплей;</w:t>
      </w:r>
    </w:p>
    <w:p w:rsidR="00000000" w:rsidDel="00000000" w:rsidP="00000000" w:rsidRDefault="00000000" w:rsidRPr="00000000" w14:paraId="0000003C">
      <w:pPr>
        <w:ind w:left="425.19685039370086" w:firstLine="0"/>
        <w:jc w:val="both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b w:val="1"/>
          <w:color w:val="38761d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система возврата кубиков для дальнейшего использования из системы распознавания в систему перемешивания без непосредственного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вмешательства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участников. </w:t>
      </w:r>
    </w:p>
    <w:p w:rsidR="00000000" w:rsidDel="00000000" w:rsidP="00000000" w:rsidRDefault="00000000" w:rsidRPr="00000000" w14:paraId="0000003D">
      <w:pPr>
        <w:ind w:left="425.19685039370086" w:firstLine="294.80314960629914"/>
        <w:jc w:val="both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tag w:val="goog_rdk_2"/>
      </w:sdtPr>
      <w:sdtContent>
        <w:p w:rsidR="00000000" w:rsidDel="00000000" w:rsidP="00000000" w:rsidRDefault="00000000" w:rsidRPr="00000000" w14:paraId="0000003E">
          <w:pPr>
            <w:ind w:left="425.19685039370086" w:firstLine="0"/>
            <w:jc w:val="both"/>
            <w:rPr>
              <w:ins w:author="Артём Ткаченко" w:id="0" w:date="2023-02-09T12:23:22Z"/>
              <w:rFonts w:ascii="Century" w:cs="Century" w:eastAsia="Century" w:hAnsi="Century"/>
              <w:sz w:val="28"/>
              <w:szCs w:val="28"/>
            </w:rPr>
          </w:pPr>
          <w:sdt>
            <w:sdtPr>
              <w:tag w:val="goog_rdk_1"/>
            </w:sdtPr>
            <w:sdtContent>
              <w:ins w:author="Артём Ткаченко" w:id="0" w:date="2023-02-09T12:23:22Z">
                <w:r w:rsidDel="00000000" w:rsidR="00000000" w:rsidRPr="00000000">
                  <w:rPr>
                    <w:rFonts w:ascii="Century" w:cs="Century" w:eastAsia="Century" w:hAnsi="Century"/>
                    <w:sz w:val="28"/>
                    <w:szCs w:val="28"/>
                    <w:rtl w:val="0"/>
                  </w:rPr>
                  <w:t xml:space="preserve">Дополнительные требования</w:t>
                </w:r>
                <w:r w:rsidDel="00000000" w:rsidR="00000000" w:rsidRPr="00000000">
                  <w:rPr>
                    <w:rFonts w:ascii="Century" w:cs="Century" w:eastAsia="Century" w:hAnsi="Century"/>
                    <w:sz w:val="28"/>
                    <w:szCs w:val="28"/>
                    <w:rtl w:val="0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3F">
          <w:pPr>
            <w:numPr>
              <w:ilvl w:val="0"/>
              <w:numId w:val="5"/>
            </w:numPr>
            <w:ind w:left="720" w:hanging="360"/>
            <w:jc w:val="both"/>
            <w:rPr>
              <w:del w:author="Артём Ткаченко" w:id="2" w:date="2023-02-09T12:25:18Z"/>
              <w:rFonts w:ascii="Century" w:cs="Century" w:eastAsia="Century" w:hAnsi="Century"/>
              <w:sz w:val="28"/>
              <w:szCs w:val="28"/>
              <w:u w:val="none"/>
              <w:rPrChange w:author="Артём Ткаченко" w:id="3" w:date="2023-02-09T12:25:18Z">
                <w:rPr>
                  <w:rFonts w:ascii="Century" w:cs="Century" w:eastAsia="Century" w:hAnsi="Century"/>
                  <w:sz w:val="28"/>
                  <w:szCs w:val="28"/>
                  <w:u w:val="none"/>
                </w:rPr>
              </w:rPrChange>
            </w:rPr>
            <w:pPrChange w:author="Артём Ткаченко" w:id="0" w:date="2023-02-09T12:25:18Z">
              <w:pPr>
                <w:numPr>
                  <w:ilvl w:val="0"/>
                  <w:numId w:val="5"/>
                </w:numPr>
                <w:ind w:left="720" w:hanging="360"/>
                <w:jc w:val="both"/>
              </w:pPr>
            </w:pPrChange>
          </w:pPr>
          <w:sdt>
            <w:sdtPr>
              <w:tag w:val="goog_rdk_3"/>
            </w:sdtPr>
            <w:sdtContent>
              <w:r w:rsidDel="00000000" w:rsidR="00000000" w:rsidRPr="00000000">
                <w:rPr>
                  <w:rFonts w:ascii="Century" w:cs="Century" w:eastAsia="Century" w:hAnsi="Century"/>
                  <w:sz w:val="28"/>
                  <w:szCs w:val="28"/>
                  <w:rtl w:val="0"/>
                  <w:rPrChange w:author="Артём Ткаченко" w:id="1" w:date="2023-02-09T12:23:22Z">
                    <w:rPr>
                      <w:rFonts w:ascii="Century" w:cs="Century" w:eastAsia="Century" w:hAnsi="Century"/>
                      <w:sz w:val="28"/>
                      <w:szCs w:val="28"/>
                    </w:rPr>
                  </w:rPrChange>
                </w:rPr>
                <w:t xml:space="preserve">Нестандартный дизайн девайса</w:t>
              </w:r>
            </w:sdtContent>
          </w:sdt>
          <w:sdt>
            <w:sdtPr>
              <w:tag w:val="goog_rdk_4"/>
            </w:sdtPr>
            <w:sdtContent>
              <w:del w:author="Артём Ткаченко" w:id="2" w:date="2023-02-09T12:25:18Z"/>
              <w:sdt>
                <w:sdtPr>
                  <w:tag w:val="goog_rdk_5"/>
                </w:sdtPr>
                <w:sdtContent>
                  <w:commentRangeStart w:id="0"/>
                </w:sdtContent>
              </w:sdt>
              <w:del w:author="Артём Ткаченко" w:id="2" w:date="2023-02-09T12:25:18Z">
                <w:sdt>
                  <w:sdtPr>
                    <w:tag w:val="goog_rdk_6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  <w:sdt>
                  <w:sdtPr>
                    <w:tag w:val="goog_rdk_7"/>
                  </w:sdtPr>
                  <w:sdtContent>
                    <w:commentRangeStart w:id="0"/>
                  </w:sdtContent>
                </w:sdt>
                <w:commentRangeEnd w:id="0"/>
                <w:r w:rsidDel="00000000" w:rsidR="00000000" w:rsidRPr="00000000">
                  <w:commentReference w:id="0"/>
                </w:r>
              </w:del>
            </w:sdtContent>
          </w:sdt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40">
          <w:pPr>
            <w:numPr>
              <w:ilvl w:val="0"/>
              <w:numId w:val="5"/>
            </w:numPr>
            <w:ind w:left="720" w:hanging="360"/>
            <w:jc w:val="both"/>
            <w:rPr>
              <w:rFonts w:ascii="Century" w:cs="Century" w:eastAsia="Century" w:hAnsi="Century"/>
              <w:sz w:val="28"/>
              <w:szCs w:val="28"/>
              <w:u w:val="none"/>
              <w:rPrChange w:author="Артём Ткаченко" w:id="3" w:date="2023-02-09T12:25:18Z">
                <w:rPr>
                  <w:rFonts w:ascii="Century" w:cs="Century" w:eastAsia="Century" w:hAnsi="Century"/>
                  <w:sz w:val="28"/>
                  <w:szCs w:val="28"/>
                </w:rPr>
              </w:rPrChange>
            </w:rPr>
            <w:pPrChange w:author="Артём Ткаченко" w:id="0" w:date="2023-02-09T12:25:18Z">
              <w:pPr>
                <w:ind w:left="425.19685039370086" w:firstLine="294.80314960629914"/>
                <w:jc w:val="both"/>
              </w:pPr>
            </w:pPrChange>
          </w:pPr>
          <w:r w:rsidDel="00000000" w:rsidR="00000000" w:rsidRPr="00000000">
            <w:rPr>
              <w:rFonts w:ascii="Century" w:cs="Century" w:eastAsia="Century" w:hAnsi="Century"/>
              <w:sz w:val="28"/>
              <w:szCs w:val="28"/>
              <w:rtl w:val="0"/>
            </w:rPr>
            <w:t xml:space="preserve">У гаджета должна быть предусмотрена кнопка механической</w:t>
          </w:r>
          <w:r w:rsidDel="00000000" w:rsidR="00000000" w:rsidRPr="00000000">
            <w:rPr>
              <w:rFonts w:ascii="Century" w:cs="Century" w:eastAsia="Century" w:hAnsi="Century"/>
              <w:sz w:val="28"/>
              <w:szCs w:val="28"/>
              <w:rtl w:val="0"/>
            </w:rPr>
            <w:t xml:space="preserve"> </w:t>
          </w:r>
          <w:r w:rsidDel="00000000" w:rsidR="00000000" w:rsidRPr="00000000">
            <w:rPr>
              <w:rFonts w:ascii="Century" w:cs="Century" w:eastAsia="Century" w:hAnsi="Century"/>
              <w:sz w:val="28"/>
              <w:szCs w:val="28"/>
              <w:rtl w:val="0"/>
            </w:rPr>
            <w:t xml:space="preserve">остановки</w:t>
          </w:r>
          <w:r w:rsidDel="00000000" w:rsidR="00000000" w:rsidRPr="00000000">
            <w:rPr>
              <w:rFonts w:ascii="Century" w:cs="Century" w:eastAsia="Century" w:hAnsi="Century"/>
              <w:sz w:val="28"/>
              <w:szCs w:val="28"/>
              <w:rtl w:val="0"/>
            </w:rPr>
            <w:t xml:space="preserve"> для отключения питания двигателей для отключения устройства в случае необходимости и/или при возникновении аварийной ситуации. </w:t>
          </w:r>
        </w:p>
      </w:sdtContent>
    </w:sdt>
    <w:p w:rsidR="00000000" w:rsidDel="00000000" w:rsidP="00000000" w:rsidRDefault="00000000" w:rsidRPr="00000000" w14:paraId="00000041">
      <w:pPr>
        <w:ind w:left="0" w:firstLine="0"/>
        <w:jc w:val="both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ind w:left="566.9291338582675" w:firstLine="0"/>
        <w:jc w:val="both"/>
        <w:rPr>
          <w:rFonts w:ascii="Century" w:cs="Century" w:eastAsia="Century" w:hAnsi="Century"/>
          <w:sz w:val="32"/>
          <w:szCs w:val="32"/>
        </w:rPr>
      </w:pPr>
      <w:bookmarkStart w:colFirst="0" w:colLast="0" w:name="_heading=h.jweck4eibto5" w:id="3"/>
      <w:bookmarkEnd w:id="3"/>
      <w:r w:rsidDel="00000000" w:rsidR="00000000" w:rsidRPr="00000000">
        <w:rPr>
          <w:rFonts w:ascii="Century" w:cs="Century" w:eastAsia="Century" w:hAnsi="Century"/>
          <w:sz w:val="32"/>
          <w:szCs w:val="32"/>
          <w:rtl w:val="0"/>
        </w:rPr>
        <w:t xml:space="preserve">НАШИ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ind w:left="425.19685039370086" w:firstLine="420"/>
        <w:rPr/>
      </w:pPr>
      <w:bookmarkStart w:colFirst="0" w:colLast="0" w:name="_heading=h.yxhshwk0ssc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/>
        <w:ind w:left="720" w:hanging="360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Разработать надежную конструкцию автономного генератора псевдослучайных чисел (далее - девайс):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/>
        <w:ind w:left="1440" w:hanging="360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определить все компоненты девайса, определить надежный способ соединения отдельных частей девайса в единую конструкцию и оптимальные размеры;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0" w:beforeAutospacing="0"/>
        <w:ind w:left="1440" w:hanging="360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определить порядок взаимодействия компонентов девайса;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0" w:beforeAutospacing="0"/>
        <w:ind w:left="1440" w:hanging="360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продумать механизм первичной подачи кубиков и дальнейшего взаимодействия игроков с девайсом (порядок пользовательского взаимодействия).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Подготовить дизайн девайса и сопутствующих интерфейсов: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разработать дизайн каждого компонента устройства: барабан, башня свободного падения, конвейер, подсистему возврата игральных костей;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разработать дизайн пользовательского интерфейса GUI;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определить материалы и цветовую гамму компонентов девайса;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разработать 3D модель отдельных компонентов устройства и сборки девайса, используя приложение Fusion 360 и возможности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3D принтера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, лазерного и фрезерного Ч.П.У. станков с учетом имеющихся материалов.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Century" w:cs="Century" w:eastAsia="Century" w:hAnsi="Century"/>
          <w:sz w:val="28"/>
          <w:szCs w:val="28"/>
        </w:rPr>
      </w:pPr>
      <w:sdt>
        <w:sdtPr>
          <w:tag w:val="goog_rdk_10"/>
        </w:sdtPr>
        <w:sdtContent>
          <w:commentRangeStart w:id="1"/>
        </w:sdtContent>
      </w:sdt>
      <w:sdt>
        <w:sdtPr>
          <w:tag w:val="goog_rdk_11"/>
        </w:sdtPr>
        <w:sdtContent>
          <w:commentRangeStart w:id="2"/>
        </w:sdtContent>
      </w:sdt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Разработать управляющую программу устройства: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разработать диаграмму пользовательского взаимодействия, диаграмму последовательности  и диаграмму конечного автомата; 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разработать систему распознавания графических изображений на игральных кубиках;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разработать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функция суммирования значений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разработать базу данных на удаленном сервере для сохранения: сгенерированных значений, времени и даты их генераций в форме таблицы.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протестировать девайс минимум 50 бросков и внести в базу данных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before="0" w:beforeAutospacing="0"/>
        <w:ind w:left="1440" w:hanging="360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Объединить все составляющие девайса и проверить на работоспособность при необходимости отладить.</w:t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entury" w:cs="Century" w:eastAsia="Century" w:hAnsi="Centur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>
          <w:rFonts w:ascii="Century" w:cs="Century" w:eastAsia="Century" w:hAnsi="Century"/>
          <w:sz w:val="32"/>
          <w:szCs w:val="32"/>
        </w:rPr>
      </w:pPr>
      <w:r w:rsidDel="00000000" w:rsidR="00000000" w:rsidRPr="00000000">
        <w:rPr>
          <w:rFonts w:ascii="Century" w:cs="Century" w:eastAsia="Century" w:hAnsi="Century"/>
          <w:sz w:val="32"/>
          <w:szCs w:val="32"/>
          <w:rtl w:val="0"/>
        </w:rPr>
        <w:t xml:space="preserve">ОПИСАНИЕ УСТРОЙСТВА</w:t>
      </w:r>
    </w:p>
    <w:p w:rsidR="00000000" w:rsidDel="00000000" w:rsidP="00000000" w:rsidRDefault="00000000" w:rsidRPr="00000000" w14:paraId="00000063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jc w:val="both"/>
        <w:rPr>
          <w:rFonts w:ascii="Century" w:cs="Century" w:eastAsia="Century" w:hAnsi="Century"/>
          <w:color w:val="000000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Устройство представляет из себя механизм для автоматической генерации псевдослучайных чисел.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Управляется оператором через сенсорный дисплей, встроенный в механизм. </w:t>
      </w:r>
      <w:sdt>
        <w:sdtPr>
          <w:tag w:val="goog_rdk_12"/>
        </w:sdtPr>
        <w:sdtContent>
          <w:commentRangeStart w:id="3"/>
        </w:sdtContent>
      </w:sdt>
      <w:sdt>
        <w:sdtPr>
          <w:tag w:val="goog_rdk_13"/>
        </w:sdtPr>
        <w:sdtContent>
          <w:commentRangeStart w:id="4"/>
        </w:sdtContent>
      </w:sdt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Оператор имеет возможность запустить систему, выбрав беспрерывный или конечный цикл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. </w:t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jc w:val="both"/>
        <w:rPr>
          <w:rFonts w:ascii="Century" w:cs="Century" w:eastAsia="Century" w:hAnsi="Century"/>
          <w:color w:val="000000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В сценарий работы одного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цикла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системы включает в себя следующие этапы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spacing w:after="0" w:afterAutospacing="0"/>
        <w:ind w:left="1440" w:hanging="360"/>
        <w:jc w:val="both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нач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алом является 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запуск подсистемы перемешивания игральных костей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-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барабан, в котором лежат игральные кости, крутится в одну сторону, перемешивая их, а затем крутится в другую, выбрасывая игральные кости в башню свободного падения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;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0" w:afterAutospacing="0" w:before="0" w:beforeAutospacing="0"/>
        <w:ind w:left="1440" w:hanging="360"/>
        <w:jc w:val="both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далее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из башни кости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попадают на конвейер в подсистему оптического распознавания численного результата, где делается фотография верхних граней кубиков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и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происходит распознавание, анализ, сохранение 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информаци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о выпавших значениях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; 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0" w:afterAutospacing="0" w:before="0" w:beforeAutospacing="0"/>
        <w:ind w:left="1440" w:hanging="360"/>
        <w:jc w:val="both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далее данные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переда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ю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тся в удаленную базу данных и на дисплей пользователю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;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afterAutospacing="0" w:before="0" w:beforeAutospacing="0"/>
        <w:ind w:left="1440" w:hanging="360"/>
        <w:jc w:val="both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осле завершения работы подсистемы оптического распознавания ч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исленного результата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запускается подсистема возврата игральных костей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к исходной точке - в барабан перемешивания. 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0" w:afterAutospacing="0" w:before="0" w:beforeAutospacing="0"/>
        <w:ind w:left="1440" w:hanging="360"/>
        <w:jc w:val="both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к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убики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движутся по конвейеру в направлении 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контейнера, который с помощью лифтового механизма поднимается до уровня следующего конвейера и, переворачиваясь, выкидывает игральные кости на него. 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before="0" w:beforeAutospacing="0"/>
        <w:ind w:left="1440" w:hanging="360"/>
        <w:jc w:val="both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в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торой конвейер начинает движение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доводит кубики до барабана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перемешивания, сбрасывая их внутрь для повторения цикла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6C">
      <w:pPr>
        <w:ind w:left="0" w:firstLine="720"/>
        <w:jc w:val="both"/>
        <w:rPr>
          <w:rFonts w:ascii="Century" w:cs="Century" w:eastAsia="Century" w:hAnsi="Century"/>
          <w:color w:val="000000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Цикл повторяется такое количество раз, которое задал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оператор.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меется возможность экстренн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ого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прер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ывания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работ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ы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 системы оператором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в случае необходимости. При запуске цикла с количеством бросков более одного или при выборе беспрерывного цикла, сис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тема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продолжает </w:t>
      </w:r>
      <w:r w:rsidDel="00000000" w:rsidR="00000000" w:rsidRPr="00000000">
        <w:rPr>
          <w:rFonts w:ascii="Century" w:cs="Century" w:eastAsia="Century" w:hAnsi="Century"/>
          <w:color w:val="000000"/>
          <w:sz w:val="28"/>
          <w:szCs w:val="28"/>
          <w:rtl w:val="0"/>
        </w:rPr>
        <w:t xml:space="preserve">работать без вмешательства оператора раз за разом повторяя цикл. Пользователь по желанию может запустить каждую из подсистем отдельно.</w:t>
      </w:r>
    </w:p>
    <w:p w:rsidR="00000000" w:rsidDel="00000000" w:rsidP="00000000" w:rsidRDefault="00000000" w:rsidRPr="00000000" w14:paraId="0000006D">
      <w:pPr>
        <w:pStyle w:val="Heading4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Элементы системы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Подсистема перемешивания игральных костей;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Башня свободного падения и механизм подачи игральных костей к системе распознавания;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Подсистема оптического распознавания численного результата;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Подсистема возврата игральных костей в барабан перемешивания;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30j0zll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Сенсорный дисплей для управления системой.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ag44c5qkypd7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Удаленная база данных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>
          <w:rFonts w:ascii="Century" w:cs="Century" w:eastAsia="Century" w:hAnsi="Century"/>
          <w:sz w:val="34"/>
          <w:szCs w:val="34"/>
        </w:rPr>
      </w:pPr>
      <w:bookmarkStart w:colFirst="0" w:colLast="0" w:name="_heading=h.1fob9te" w:id="7"/>
      <w:bookmarkEnd w:id="7"/>
      <w:r w:rsidDel="00000000" w:rsidR="00000000" w:rsidRPr="00000000">
        <w:rPr>
          <w:rFonts w:ascii="Century" w:cs="Century" w:eastAsia="Century" w:hAnsi="Century"/>
          <w:sz w:val="34"/>
          <w:szCs w:val="34"/>
          <w:rtl w:val="0"/>
        </w:rPr>
        <w:t xml:space="preserve">Функциональность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ind w:left="426" w:firstLine="0"/>
        <w:rPr>
          <w:rFonts w:ascii="Century" w:cs="Century" w:eastAsia="Century" w:hAnsi="Century"/>
          <w:sz w:val="32"/>
          <w:szCs w:val="32"/>
        </w:rPr>
      </w:pPr>
      <w:r w:rsidDel="00000000" w:rsidR="00000000" w:rsidRPr="00000000">
        <w:rPr>
          <w:rFonts w:ascii="Century" w:cs="Century" w:eastAsia="Century" w:hAnsi="Century"/>
          <w:sz w:val="32"/>
          <w:szCs w:val="32"/>
          <w:rtl w:val="0"/>
        </w:rPr>
        <w:t xml:space="preserve">Функции</w:t>
      </w:r>
    </w:p>
    <w:p w:rsidR="00000000" w:rsidDel="00000000" w:rsidP="00000000" w:rsidRDefault="00000000" w:rsidRPr="00000000" w14:paraId="00000077">
      <w:pPr>
        <w:pStyle w:val="Heading3"/>
        <w:ind w:left="426" w:hanging="14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" w:right="0" w:hanging="360"/>
        <w:jc w:val="left"/>
        <w:rPr>
          <w:rFonts w:ascii="Century" w:cs="Century" w:eastAsia="Century" w:hAnsi="Century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Подключение к Wi-Fi;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after="160" w:before="0" w:lineRule="auto"/>
        <w:ind w:left="786" w:hanging="360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Управление системой через сенсорный дисплей.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" w:right="0" w:hanging="360"/>
        <w:jc w:val="left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П</w:t>
      </w:r>
      <w:sdt>
        <w:sdtPr>
          <w:tag w:val="goog_rdk_14"/>
        </w:sdtPr>
        <w:sdtContent>
          <w:commentRangeStart w:id="5"/>
        </w:sdtContent>
      </w:sdt>
      <w:sdt>
        <w:sdtPr>
          <w:tag w:val="goog_rdk_15"/>
        </w:sdtPr>
        <w:sdtContent>
          <w:commentRangeStart w:id="6"/>
        </w:sdtContent>
      </w:sdt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осле подачи сигнала о начале работы девайс самостоятельно проводит заданное на дисплее количество генераций;</w:t>
      </w:r>
      <w:commentRangeEnd w:id="5"/>
      <w:r w:rsidDel="00000000" w:rsidR="00000000" w:rsidRPr="00000000">
        <w:commentReference w:id="5"/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" w:right="0" w:hanging="360"/>
        <w:jc w:val="left"/>
        <w:rPr>
          <w:rFonts w:ascii="Century" w:cs="Century" w:eastAsia="Century" w:hAnsi="Century"/>
          <w:sz w:val="28"/>
          <w:szCs w:val="28"/>
          <w:u w:val="none"/>
        </w:rPr>
      </w:pPr>
      <w:sdt>
        <w:sdtPr>
          <w:tag w:val="goog_rdk_16"/>
        </w:sdtPr>
        <w:sdtContent>
          <w:commentRangeStart w:id="7"/>
        </w:sdtContent>
      </w:sdt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Прозрачная конструкция позволяет смотреть наслаждаясь за процессом работы конструкции;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" w:right="0" w:hanging="360"/>
        <w:jc w:val="left"/>
        <w:rPr>
          <w:rFonts w:ascii="Century" w:cs="Century" w:eastAsia="Century" w:hAnsi="Century"/>
          <w:sz w:val="28"/>
          <w:szCs w:val="28"/>
          <w:u w:val="no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Считывает и обрабатывает значение кубиков выводя на дисплей полученный результат;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" w:right="0" w:hanging="360"/>
        <w:jc w:val="left"/>
        <w:rPr>
          <w:rFonts w:ascii="Century" w:cs="Century" w:eastAsia="Century" w:hAnsi="Century"/>
          <w:sz w:val="28"/>
          <w:szCs w:val="28"/>
          <w:u w:val="none"/>
        </w:rPr>
      </w:pPr>
      <w:sdt>
        <w:sdtPr>
          <w:tag w:val="goog_rdk_17"/>
        </w:sdtPr>
        <w:sdtContent>
          <w:commentRangeStart w:id="8"/>
        </w:sdtContent>
      </w:sdt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Стационарная конструкция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" w:right="0" w:hanging="360"/>
        <w:jc w:val="left"/>
        <w:rPr>
          <w:rFonts w:ascii="Century" w:cs="Century" w:eastAsia="Century" w:hAnsi="Century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Запуск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 девайса в однократном или многократном режиме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с помощью ввода количества итераций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" w:right="0" w:hanging="360"/>
        <w:jc w:val="left"/>
        <w:rPr>
          <w:rFonts w:ascii="Century" w:cs="Century" w:eastAsia="Century" w:hAnsi="Century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Аварийное отключение устройства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" w:right="0" w:hanging="360"/>
        <w:jc w:val="left"/>
        <w:rPr>
          <w:rFonts w:ascii="Century" w:cs="Century" w:eastAsia="Century" w:hAnsi="Century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Запуск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в ручном режиме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подсистемы перемешивания игральных костей;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" w:right="0" w:hanging="360"/>
        <w:jc w:val="left"/>
        <w:rPr>
          <w:rFonts w:ascii="Century" w:cs="Century" w:eastAsia="Century" w:hAnsi="Century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Запуск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в ручном режиме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подсистемы оптического распознавания численного результата;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" w:right="0" w:hanging="360"/>
        <w:jc w:val="left"/>
        <w:rPr>
          <w:rFonts w:ascii="Century" w:cs="Century" w:eastAsia="Century" w:hAnsi="Century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Запуск 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в ручном режиме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подсистемы возврата игральных костей из области распознавания в подсистему перемешивания.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ind w:left="567" w:hanging="141"/>
        <w:rPr>
          <w:rFonts w:ascii="Century" w:cs="Century" w:eastAsia="Century" w:hAnsi="Century"/>
          <w:sz w:val="32"/>
          <w:szCs w:val="32"/>
          <w:u w:val="none"/>
        </w:rPr>
      </w:pPr>
      <w:r w:rsidDel="00000000" w:rsidR="00000000" w:rsidRPr="00000000">
        <w:rPr>
          <w:rFonts w:ascii="Century" w:cs="Century" w:eastAsia="Century" w:hAnsi="Century"/>
          <w:sz w:val="32"/>
          <w:szCs w:val="32"/>
          <w:u w:val="none"/>
          <w:rtl w:val="0"/>
        </w:rPr>
        <w:t xml:space="preserve">Дополнительные функции</w:t>
      </w:r>
    </w:p>
    <w:p w:rsidR="00000000" w:rsidDel="00000000" w:rsidP="00000000" w:rsidRDefault="00000000" w:rsidRPr="00000000" w14:paraId="00000085">
      <w:pPr>
        <w:pStyle w:val="Heading3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2" w:right="0" w:hanging="76.00000000000001"/>
        <w:jc w:val="left"/>
        <w:rPr>
          <w:rFonts w:ascii="Century" w:cs="Century" w:eastAsia="Century" w:hAnsi="Century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18"/>
        </w:sdtPr>
        <w:sdtContent>
          <w:commentRangeStart w:id="9"/>
        </w:sdtContent>
      </w:sdt>
      <w:sdt>
        <w:sdtPr>
          <w:tag w:val="goog_rdk_19"/>
        </w:sdtPr>
        <w:sdtContent>
          <w:commentRangeStart w:id="10"/>
        </w:sdtContent>
      </w:sdt>
      <w:sdt>
        <w:sdtPr>
          <w:tag w:val="goog_rdk_20"/>
        </w:sdtPr>
        <w:sdtContent>
          <w:commentRangeStart w:id="11"/>
        </w:sdtContent>
      </w:sdt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Процесс перемешивания кубиков в барабане занимает не больше полминуты;</w:t>
      </w:r>
      <w:commentRangeEnd w:id="9"/>
      <w:r w:rsidDel="00000000" w:rsidR="00000000" w:rsidRPr="00000000">
        <w:commentReference w:id="9"/>
      </w:r>
      <w:commentRangeEnd w:id="10"/>
      <w:r w:rsidDel="00000000" w:rsidR="00000000" w:rsidRPr="00000000">
        <w:commentReference w:id="10"/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2" w:right="0" w:hanging="76.00000000000001"/>
        <w:jc w:val="left"/>
        <w:rPr>
          <w:rFonts w:ascii="Century" w:cs="Century" w:eastAsia="Century" w:hAnsi="Century"/>
          <w:sz w:val="28"/>
          <w:szCs w:val="28"/>
          <w:u w:val="none"/>
        </w:rPr>
      </w:pPr>
      <w:sdt>
        <w:sdtPr>
          <w:tag w:val="goog_rdk_21"/>
        </w:sdtPr>
        <w:sdtContent>
          <w:commentRangeStart w:id="12"/>
        </w:sdtContent>
      </w:sdt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Время распознавания кубиков занимает не больше 15 секунд;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2" w:right="0" w:hanging="76.00000000000001"/>
        <w:jc w:val="left"/>
        <w:rPr>
          <w:rFonts w:ascii="Century" w:cs="Century" w:eastAsia="Century" w:hAnsi="Century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Просмотр истории результатов бросков</w:t>
      </w:r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, даты и времени их проведения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2" w:right="0" w:hanging="76.00000000000001"/>
        <w:jc w:val="left"/>
        <w:rPr>
          <w:rFonts w:ascii="Century" w:cs="Century" w:eastAsia="Century" w:hAnsi="Century"/>
          <w:sz w:val="28"/>
          <w:szCs w:val="28"/>
          <w:u w:val="none"/>
        </w:rPr>
      </w:pPr>
      <w:sdt>
        <w:sdtPr>
          <w:tag w:val="goog_rdk_22"/>
        </w:sdtPr>
        <w:sdtContent>
          <w:commentRangeStart w:id="13"/>
        </w:sdtContent>
      </w:sdt>
      <w:r w:rsidDel="00000000" w:rsidR="00000000" w:rsidRPr="00000000">
        <w:rPr>
          <w:rFonts w:ascii="Century" w:cs="Century" w:eastAsia="Century" w:hAnsi="Century"/>
          <w:sz w:val="28"/>
          <w:szCs w:val="28"/>
          <w:rtl w:val="0"/>
        </w:rPr>
        <w:t xml:space="preserve">Удаленная база данных;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entury" w:cs="Century" w:eastAsia="Century" w:hAnsi="Centur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entury" w:cs="Century" w:eastAsia="Century" w:hAnsi="Century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entury" w:cs="Century" w:eastAsia="Century" w:hAnsi="Century"/>
          <w:b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560" w:top="1440" w:left="1440" w:right="1440" w:header="396.85039370078744" w:footer="396.85039370078744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Артём Ткаченко" w:id="12" w:date="2023-02-09T12:34:37Z"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требование из ТЗ, а не функция</w:t>
      </w:r>
    </w:p>
  </w:comment>
  <w:comment w:author="Артём Ткаченко" w:id="13" w:date="2023-02-09T12:34:23Z"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объект, а не функция</w:t>
      </w:r>
    </w:p>
  </w:comment>
  <w:comment w:author="Артём Ткаченко" w:id="9" w:date="2023-02-09T12:31:39Z"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требование из ТЗ, а не функция</w:t>
      </w:r>
    </w:p>
  </w:comment>
  <w:comment w:author="Ксения BBKot" w:id="10" w:date="2023-02-09T17:04:42Z"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можно тогда раздел назвать "дополнительные плюшки"?</w:t>
      </w:r>
    </w:p>
  </w:comment>
  <w:comment w:author="Ксения BBKot" w:id="11" w:date="2023-02-09T17:07:19Z"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 переписать туда особенности дизайна</w:t>
      </w:r>
    </w:p>
  </w:comment>
  <w:comment w:author="Артём Ткаченко" w:id="5" w:date="2023-02-09T12:31:52Z"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Всм?</w:t>
      </w:r>
    </w:p>
  </w:comment>
  <w:comment w:author="Ксения BBKot" w:id="6" w:date="2023-02-09T16:59:48Z"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попробовала переписать</w:t>
      </w:r>
    </w:p>
  </w:comment>
  <w:comment w:author="Артём Ткаченко" w:id="8" w:date="2023-02-09T12:32:32Z"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не функция, а особенность дизайна</w:t>
      </w:r>
    </w:p>
  </w:comment>
  <w:comment w:author="Артём Ткаченко" w:id="7" w:date="2023-02-09T12:32:11Z"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не функция, а особенность дизайна</w:t>
      </w:r>
    </w:p>
  </w:comment>
  <w:comment w:author="Артём Ткаченко" w:id="3" w:date="2023-02-09T12:35:31Z"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 режим отладки можно добавить</w:t>
      </w:r>
    </w:p>
  </w:comment>
  <w:comment w:author="Ксения BBKot" w:id="4" w:date="2023-02-09T16:55:44Z"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 нас есть режим отладки?</w:t>
      </w:r>
    </w:p>
  </w:comment>
  <w:comment w:author="Артём Ткаченко" w:id="1" w:date="2023-02-09T12:26:38Z"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 вас ещё база данных есть</w:t>
      </w:r>
    </w:p>
  </w:comment>
  <w:comment w:author="Ксения BBKot" w:id="2" w:date="2023-02-09T16:51:49Z"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база данных в пункте d</w:t>
      </w:r>
    </w:p>
  </w:comment>
  <w:comment w:author="Ксения BBKot" w:id="0" w:date="2023-02-09T16:45:07Z"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почему это нужно удалить? а что значит дополнительные требования ? все то что касается времени, возможности работы каждой системы отдельно, аварийной кнопки и 50 бросков в БД?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99" w15:done="0"/>
  <w15:commentEx w15:paraId="0000009A" w15:done="0"/>
  <w15:commentEx w15:paraId="0000009B" w15:done="0"/>
  <w15:commentEx w15:paraId="0000009C" w15:paraIdParent="0000009B" w15:done="0"/>
  <w15:commentEx w15:paraId="0000009D" w15:paraIdParent="0000009B" w15:done="0"/>
  <w15:commentEx w15:paraId="0000009E" w15:done="0"/>
  <w15:commentEx w15:paraId="0000009F" w15:paraIdParent="0000009E" w15:done="0"/>
  <w15:commentEx w15:paraId="000000A0" w15:done="0"/>
  <w15:commentEx w15:paraId="000000A1" w15:done="0"/>
  <w15:commentEx w15:paraId="000000A2" w15:done="0"/>
  <w15:commentEx w15:paraId="000000A3" w15:paraIdParent="000000A2" w15:done="0"/>
  <w15:commentEx w15:paraId="000000A4" w15:done="0"/>
  <w15:commentEx w15:paraId="000000A5" w15:paraIdParent="000000A4" w15:done="0"/>
  <w15:commentEx w15:paraId="000000A6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Courier New"/>
  <w:font w:name="Corbe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entury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rPr/>
    </w:pPr>
    <w:r w:rsidDel="00000000" w:rsidR="00000000" w:rsidRPr="00000000">
      <w:rPr>
        <w:rtl w:val="0"/>
      </w:rPr>
    </w:r>
  </w:p>
  <w:tbl>
    <w:tblPr>
      <w:tblStyle w:val="Table2"/>
      <w:tblW w:w="9015.0" w:type="dxa"/>
      <w:jc w:val="left"/>
      <w:tblLayout w:type="fixed"/>
      <w:tblLook w:val="0600"/>
    </w:tblPr>
    <w:tblGrid>
      <w:gridCol w:w="3005"/>
      <w:gridCol w:w="3005"/>
      <w:gridCol w:w="3005"/>
      <w:tblGridChange w:id="0">
        <w:tblGrid>
          <w:gridCol w:w="3005"/>
          <w:gridCol w:w="3005"/>
          <w:gridCol w:w="300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09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100" w:line="240" w:lineRule="auto"/>
            <w:ind w:left="-115" w:right="0" w:firstLine="0"/>
            <w:jc w:val="left"/>
            <w:rPr>
              <w:rFonts w:ascii="Corbel" w:cs="Corbel" w:eastAsia="Corbel" w:hAnsi="Corbe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9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100" w:line="240" w:lineRule="auto"/>
            <w:ind w:left="0" w:right="0" w:firstLine="0"/>
            <w:jc w:val="center"/>
            <w:rPr>
              <w:rFonts w:ascii="Corbel" w:cs="Corbel" w:eastAsia="Corbel" w:hAnsi="Corbe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9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100" w:line="240" w:lineRule="auto"/>
            <w:ind w:left="0" w:right="-115" w:firstLine="0"/>
            <w:jc w:val="right"/>
            <w:rPr>
              <w:rFonts w:ascii="Corbel" w:cs="Corbel" w:eastAsia="Corbel" w:hAnsi="Corbe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100" w:line="240" w:lineRule="auto"/>
      <w:ind w:left="0" w:right="0" w:firstLine="0"/>
      <w:jc w:val="left"/>
      <w:rPr>
        <w:rFonts w:ascii="Corbel" w:cs="Corbel" w:eastAsia="Corbel" w:hAnsi="Corbe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Москва, 2023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entury" w:cs="Century" w:eastAsia="Century" w:hAnsi="Century"/>
        <w:b w:val="1"/>
        <w:color w:val="000000"/>
        <w:sz w:val="48"/>
        <w:szCs w:val="48"/>
      </w:rPr>
    </w:pPr>
    <w:r w:rsidDel="00000000" w:rsidR="00000000" w:rsidRPr="00000000">
      <w:rPr>
        <w:rtl w:val="0"/>
      </w:rPr>
    </w:r>
  </w:p>
  <w:tbl>
    <w:tblPr>
      <w:tblStyle w:val="Table1"/>
      <w:tblW w:w="9015.0" w:type="dxa"/>
      <w:jc w:val="left"/>
      <w:tblLayout w:type="fixed"/>
      <w:tblLook w:val="0600"/>
    </w:tblPr>
    <w:tblGrid>
      <w:gridCol w:w="3005"/>
      <w:gridCol w:w="3005"/>
      <w:gridCol w:w="3005"/>
      <w:tblGridChange w:id="0">
        <w:tblGrid>
          <w:gridCol w:w="3005"/>
          <w:gridCol w:w="3005"/>
          <w:gridCol w:w="3005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100" w:line="240" w:lineRule="auto"/>
            <w:ind w:left="-115" w:right="0" w:firstLine="0"/>
            <w:jc w:val="left"/>
            <w:rPr>
              <w:rFonts w:ascii="Corbel" w:cs="Corbel" w:eastAsia="Corbel" w:hAnsi="Corbe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100" w:line="240" w:lineRule="auto"/>
            <w:ind w:left="0" w:right="0" w:firstLine="0"/>
            <w:jc w:val="center"/>
            <w:rPr>
              <w:rFonts w:ascii="Corbel" w:cs="Corbel" w:eastAsia="Corbel" w:hAnsi="Corbe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100" w:line="240" w:lineRule="auto"/>
            <w:ind w:left="0" w:right="-115" w:firstLine="0"/>
            <w:jc w:val="right"/>
            <w:rPr>
              <w:rFonts w:ascii="Corbel" w:cs="Corbel" w:eastAsia="Corbel" w:hAnsi="Corbe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100" w:line="240" w:lineRule="auto"/>
      <w:ind w:left="0" w:right="0" w:firstLine="0"/>
      <w:jc w:val="left"/>
      <w:rPr>
        <w:rFonts w:ascii="Corbel" w:cs="Corbel" w:eastAsia="Corbel" w:hAnsi="Corbe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color w:val="274e13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color w:val="38761d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38761d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color w:val="38761d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502" w:hanging="360"/>
      </w:pPr>
      <w:rPr>
        <w:rFonts w:ascii="Noto Sans Symbols" w:cs="Noto Sans Symbols" w:eastAsia="Noto Sans Symbols" w:hAnsi="Noto Sans Symbols"/>
        <w:color w:val="38761d"/>
      </w:rPr>
    </w:lvl>
    <w:lvl w:ilvl="1">
      <w:start w:val="1"/>
      <w:numFmt w:val="bullet"/>
      <w:lvlText w:val="o"/>
      <w:lvlJc w:val="left"/>
      <w:pPr>
        <w:ind w:left="122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94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66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38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10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82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54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262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lowerLetter"/>
      <w:lvlText w:val="%1."/>
      <w:lvlJc w:val="left"/>
      <w:pPr>
        <w:ind w:left="1440" w:hanging="360"/>
      </w:pPr>
      <w:rPr>
        <w:color w:val="38761d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86" w:hanging="360.00000000000006"/>
      </w:pPr>
      <w:rPr>
        <w:rFonts w:ascii="Noto Sans Symbols" w:cs="Noto Sans Symbols" w:eastAsia="Noto Sans Symbols" w:hAnsi="Noto Sans Symbols"/>
        <w:color w:val="38761d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38761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rbel" w:cs="Corbel" w:eastAsia="Corbel" w:hAnsi="Corbel"/>
        <w:lang w:val="ru-RU"/>
      </w:rPr>
    </w:rPrDefault>
    <w:pPrDefault>
      <w:pPr>
        <w:spacing w:after="200" w:before="1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a6b727" w:space="0" w:sz="24" w:val="single"/>
        <w:left w:color="a6b727" w:space="0" w:sz="24" w:val="single"/>
        <w:bottom w:color="a6b727" w:space="0" w:sz="24" w:val="single"/>
        <w:right w:color="a6b727" w:space="0" w:sz="24" w:val="single"/>
      </w:pBdr>
      <w:shd w:fill="a6b727" w:val="clear"/>
      <w:spacing w:after="0" w:lineRule="auto"/>
    </w:pPr>
    <w:rPr>
      <w:smallCaps w:val="1"/>
      <w:color w:val="ffffff"/>
      <w:sz w:val="22"/>
      <w:szCs w:val="22"/>
    </w:rPr>
  </w:style>
  <w:style w:type="paragraph" w:styleId="Heading2">
    <w:name w:val="heading 2"/>
    <w:basedOn w:val="Normal"/>
    <w:next w:val="Normal"/>
    <w:pPr>
      <w:pBdr>
        <w:top w:color="f0f4cf" w:space="0" w:sz="24" w:val="single"/>
        <w:left w:color="f0f4cf" w:space="0" w:sz="24" w:val="single"/>
        <w:bottom w:color="f0f4cf" w:space="0" w:sz="24" w:val="single"/>
        <w:right w:color="f0f4cf" w:space="0" w:sz="24" w:val="single"/>
      </w:pBdr>
      <w:shd w:fill="f0f4cf" w:val="clear"/>
      <w:spacing w:after="0" w:lineRule="auto"/>
    </w:pPr>
    <w:rPr>
      <w:smallCaps w:val="1"/>
    </w:rPr>
  </w:style>
  <w:style w:type="paragraph" w:styleId="Heading3">
    <w:name w:val="heading 3"/>
    <w:basedOn w:val="Normal"/>
    <w:next w:val="Normal"/>
    <w:pPr>
      <w:pBdr>
        <w:top w:color="a6b727" w:space="2" w:sz="6" w:val="single"/>
      </w:pBdr>
      <w:spacing w:after="0" w:before="300" w:lineRule="auto"/>
    </w:pPr>
    <w:rPr>
      <w:smallCaps w:val="1"/>
      <w:color w:val="525b13"/>
    </w:rPr>
  </w:style>
  <w:style w:type="paragraph" w:styleId="Heading4">
    <w:name w:val="heading 4"/>
    <w:basedOn w:val="Normal"/>
    <w:next w:val="Normal"/>
    <w:pPr>
      <w:pBdr>
        <w:top w:color="a6b727" w:space="2" w:sz="6" w:val="dotted"/>
      </w:pBdr>
      <w:spacing w:after="0" w:before="200" w:lineRule="auto"/>
    </w:pPr>
    <w:rPr>
      <w:smallCaps w:val="1"/>
      <w:color w:val="7c891d"/>
    </w:rPr>
  </w:style>
  <w:style w:type="paragraph" w:styleId="Heading5">
    <w:name w:val="heading 5"/>
    <w:basedOn w:val="Normal"/>
    <w:next w:val="Normal"/>
    <w:pPr>
      <w:pBdr>
        <w:bottom w:color="a6b727" w:space="1" w:sz="6" w:val="single"/>
      </w:pBdr>
      <w:spacing w:after="0" w:before="200" w:lineRule="auto"/>
    </w:pPr>
    <w:rPr>
      <w:smallCaps w:val="1"/>
      <w:color w:val="7c891d"/>
    </w:rPr>
  </w:style>
  <w:style w:type="paragraph" w:styleId="Heading6">
    <w:name w:val="heading 6"/>
    <w:basedOn w:val="Normal"/>
    <w:next w:val="Normal"/>
    <w:pPr>
      <w:pBdr>
        <w:bottom w:color="a6b727" w:space="1" w:sz="6" w:val="dotted"/>
      </w:pBdr>
      <w:spacing w:after="0" w:before="200" w:lineRule="auto"/>
    </w:pPr>
    <w:rPr>
      <w:smallCaps w:val="1"/>
      <w:color w:val="7c891d"/>
    </w:rPr>
  </w:style>
  <w:style w:type="paragraph" w:styleId="Title">
    <w:name w:val="Title"/>
    <w:basedOn w:val="Normal"/>
    <w:next w:val="Normal"/>
    <w:pPr>
      <w:spacing w:after="0" w:before="0" w:lineRule="auto"/>
    </w:pPr>
    <w:rPr>
      <w:rFonts w:ascii="Corbel" w:cs="Corbel" w:eastAsia="Corbel" w:hAnsi="Corbel"/>
      <w:smallCaps w:val="1"/>
      <w:color w:val="a6b727"/>
      <w:sz w:val="52"/>
      <w:szCs w:val="52"/>
    </w:rPr>
  </w:style>
  <w:style w:type="paragraph" w:styleId="a" w:default="1">
    <w:name w:val="Normal"/>
    <w:qFormat w:val="1"/>
    <w:rsid w:val="005A4D95"/>
  </w:style>
  <w:style w:type="paragraph" w:styleId="1">
    <w:name w:val="heading 1"/>
    <w:basedOn w:val="a"/>
    <w:next w:val="a"/>
    <w:link w:val="10"/>
    <w:uiPriority w:val="9"/>
    <w:qFormat w:val="1"/>
    <w:rsid w:val="005A4D95"/>
    <w:pPr>
      <w:pBdr>
        <w:top w:color="a6b727" w:space="0" w:sz="24" w:themeColor="accent1" w:val="single"/>
        <w:left w:color="a6b727" w:space="0" w:sz="24" w:themeColor="accent1" w:val="single"/>
        <w:bottom w:color="a6b727" w:space="0" w:sz="24" w:themeColor="accent1" w:val="single"/>
        <w:right w:color="a6b727" w:space="0" w:sz="24" w:themeColor="accent1" w:val="single"/>
      </w:pBdr>
      <w:shd w:color="auto" w:fill="a6b727" w:themeFill="accent1" w:val="clear"/>
      <w:spacing w:after="0"/>
      <w:outlineLvl w:val="0"/>
    </w:pPr>
    <w:rPr>
      <w:caps w:val="1"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5A4D95"/>
    <w:pPr>
      <w:pBdr>
        <w:top w:color="f0f5cf" w:space="0" w:sz="24" w:themeColor="accent1" w:themeTint="000033" w:val="single"/>
        <w:left w:color="f0f5cf" w:space="0" w:sz="24" w:themeColor="accent1" w:themeTint="000033" w:val="single"/>
        <w:bottom w:color="f0f5cf" w:space="0" w:sz="24" w:themeColor="accent1" w:themeTint="000033" w:val="single"/>
        <w:right w:color="f0f5cf" w:space="0" w:sz="24" w:themeColor="accent1" w:themeTint="000033" w:val="single"/>
      </w:pBdr>
      <w:shd w:color="auto" w:fill="f0f5cf" w:themeFill="accent1" w:themeFillTint="000033" w:val="clear"/>
      <w:spacing w:after="0"/>
      <w:outlineLvl w:val="1"/>
    </w:pPr>
    <w:rPr>
      <w:caps w:val="1"/>
      <w:spacing w:val="15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5A4D95"/>
    <w:pPr>
      <w:pBdr>
        <w:top w:color="a6b727" w:space="2" w:sz="6" w:themeColor="accent1" w:val="single"/>
      </w:pBdr>
      <w:spacing w:after="0" w:before="300"/>
      <w:outlineLvl w:val="2"/>
    </w:pPr>
    <w:rPr>
      <w:caps w:val="1"/>
      <w:color w:val="525a13" w:themeColor="accent1" w:themeShade="00007F"/>
      <w:spacing w:val="15"/>
    </w:rPr>
  </w:style>
  <w:style w:type="paragraph" w:styleId="4">
    <w:name w:val="heading 4"/>
    <w:basedOn w:val="a"/>
    <w:next w:val="a"/>
    <w:link w:val="40"/>
    <w:uiPriority w:val="9"/>
    <w:unhideWhenUsed w:val="1"/>
    <w:qFormat w:val="1"/>
    <w:rsid w:val="005A4D95"/>
    <w:pPr>
      <w:pBdr>
        <w:top w:color="a6b727" w:space="2" w:sz="6" w:themeColor="accent1" w:val="dotted"/>
      </w:pBdr>
      <w:spacing w:after="0" w:before="200"/>
      <w:outlineLvl w:val="3"/>
    </w:pPr>
    <w:rPr>
      <w:caps w:val="1"/>
      <w:color w:val="7b881d" w:themeColor="accent1" w:themeShade="0000BF"/>
      <w:spacing w:val="10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5A4D95"/>
    <w:pPr>
      <w:pBdr>
        <w:bottom w:color="a6b727" w:space="1" w:sz="6" w:themeColor="accent1" w:val="single"/>
      </w:pBdr>
      <w:spacing w:after="0" w:before="200"/>
      <w:outlineLvl w:val="4"/>
    </w:pPr>
    <w:rPr>
      <w:caps w:val="1"/>
      <w:color w:val="7b881d" w:themeColor="accent1" w:themeShade="0000BF"/>
      <w:spacing w:val="10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5A4D95"/>
    <w:pPr>
      <w:pBdr>
        <w:bottom w:color="a6b727" w:space="1" w:sz="6" w:themeColor="accent1" w:val="dotted"/>
      </w:pBdr>
      <w:spacing w:after="0" w:before="200"/>
      <w:outlineLvl w:val="5"/>
    </w:pPr>
    <w:rPr>
      <w:caps w:val="1"/>
      <w:color w:val="7b881d" w:themeColor="accent1" w:themeShade="0000BF"/>
      <w:spacing w:val="10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5A4D95"/>
    <w:pPr>
      <w:spacing w:after="0" w:before="200"/>
      <w:outlineLvl w:val="6"/>
    </w:pPr>
    <w:rPr>
      <w:caps w:val="1"/>
      <w:color w:val="7b881d" w:themeColor="accent1" w:themeShade="0000BF"/>
      <w:spacing w:val="10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5A4D95"/>
    <w:pPr>
      <w:spacing w:after="0" w:before="200"/>
      <w:outlineLvl w:val="7"/>
    </w:pPr>
    <w:rPr>
      <w:caps w:val="1"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5A4D95"/>
    <w:pPr>
      <w:spacing w:after="0" w:before="200"/>
      <w:outlineLvl w:val="8"/>
    </w:pPr>
    <w:rPr>
      <w:i w:val="1"/>
      <w:iCs w:val="1"/>
      <w:caps w:val="1"/>
      <w:spacing w:val="10"/>
      <w:sz w:val="18"/>
      <w:szCs w:val="1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5A4D95"/>
    <w:rPr>
      <w:caps w:val="1"/>
      <w:color w:val="ffffff" w:themeColor="background1"/>
      <w:spacing w:val="15"/>
      <w:sz w:val="22"/>
      <w:szCs w:val="22"/>
      <w:shd w:color="auto" w:fill="a6b727" w:themeFill="accent1" w:val="clear"/>
    </w:rPr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character" w:styleId="a4" w:customStyle="1">
    <w:name w:val="Верхний колонтитул Знак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character" w:styleId="a6" w:customStyle="1">
    <w:name w:val="Нижний колонтитул Знак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character" w:styleId="20" w:customStyle="1">
    <w:name w:val="Заголовок 2 Знак"/>
    <w:basedOn w:val="a0"/>
    <w:link w:val="2"/>
    <w:uiPriority w:val="9"/>
    <w:rsid w:val="005A4D95"/>
    <w:rPr>
      <w:caps w:val="1"/>
      <w:spacing w:val="15"/>
      <w:shd w:color="auto" w:fill="f0f5cf" w:themeFill="accent1" w:themeFillTint="000033" w:val="clear"/>
    </w:rPr>
  </w:style>
  <w:style w:type="character" w:styleId="30" w:customStyle="1">
    <w:name w:val="Заголовок 3 Знак"/>
    <w:basedOn w:val="a0"/>
    <w:link w:val="3"/>
    <w:uiPriority w:val="9"/>
    <w:rsid w:val="005A4D95"/>
    <w:rPr>
      <w:caps w:val="1"/>
      <w:color w:val="525a13" w:themeColor="accent1" w:themeShade="00007F"/>
      <w:spacing w:val="15"/>
    </w:rPr>
  </w:style>
  <w:style w:type="character" w:styleId="40" w:customStyle="1">
    <w:name w:val="Заголовок 4 Знак"/>
    <w:basedOn w:val="a0"/>
    <w:link w:val="4"/>
    <w:uiPriority w:val="9"/>
    <w:rsid w:val="005A4D95"/>
    <w:rPr>
      <w:caps w:val="1"/>
      <w:color w:val="7b881d" w:themeColor="accent1" w:themeShade="0000BF"/>
      <w:spacing w:val="10"/>
    </w:rPr>
  </w:style>
  <w:style w:type="character" w:styleId="50" w:customStyle="1">
    <w:name w:val="Заголовок 5 Знак"/>
    <w:basedOn w:val="a0"/>
    <w:link w:val="5"/>
    <w:uiPriority w:val="9"/>
    <w:semiHidden w:val="1"/>
    <w:rsid w:val="005A4D95"/>
    <w:rPr>
      <w:caps w:val="1"/>
      <w:color w:val="7b881d" w:themeColor="accent1" w:themeShade="0000BF"/>
      <w:spacing w:val="10"/>
    </w:rPr>
  </w:style>
  <w:style w:type="character" w:styleId="60" w:customStyle="1">
    <w:name w:val="Заголовок 6 Знак"/>
    <w:basedOn w:val="a0"/>
    <w:link w:val="6"/>
    <w:uiPriority w:val="9"/>
    <w:semiHidden w:val="1"/>
    <w:rsid w:val="005A4D95"/>
    <w:rPr>
      <w:caps w:val="1"/>
      <w:color w:val="7b881d" w:themeColor="accent1" w:themeShade="0000BF"/>
      <w:spacing w:val="10"/>
    </w:rPr>
  </w:style>
  <w:style w:type="character" w:styleId="70" w:customStyle="1">
    <w:name w:val="Заголовок 7 Знак"/>
    <w:basedOn w:val="a0"/>
    <w:link w:val="7"/>
    <w:uiPriority w:val="9"/>
    <w:semiHidden w:val="1"/>
    <w:rsid w:val="005A4D95"/>
    <w:rPr>
      <w:caps w:val="1"/>
      <w:color w:val="7b881d" w:themeColor="accent1" w:themeShade="0000BF"/>
      <w:spacing w:val="10"/>
    </w:rPr>
  </w:style>
  <w:style w:type="character" w:styleId="80" w:customStyle="1">
    <w:name w:val="Заголовок 8 Знак"/>
    <w:basedOn w:val="a0"/>
    <w:link w:val="8"/>
    <w:uiPriority w:val="9"/>
    <w:semiHidden w:val="1"/>
    <w:rsid w:val="005A4D95"/>
    <w:rPr>
      <w:caps w:val="1"/>
      <w:spacing w:val="10"/>
      <w:sz w:val="18"/>
      <w:szCs w:val="18"/>
    </w:rPr>
  </w:style>
  <w:style w:type="character" w:styleId="90" w:customStyle="1">
    <w:name w:val="Заголовок 9 Знак"/>
    <w:basedOn w:val="a0"/>
    <w:link w:val="9"/>
    <w:uiPriority w:val="9"/>
    <w:semiHidden w:val="1"/>
    <w:rsid w:val="005A4D95"/>
    <w:rPr>
      <w:i w:val="1"/>
      <w:iCs w:val="1"/>
      <w:caps w:val="1"/>
      <w:spacing w:val="10"/>
      <w:sz w:val="18"/>
      <w:szCs w:val="18"/>
    </w:rPr>
  </w:style>
  <w:style w:type="paragraph" w:styleId="a8">
    <w:name w:val="caption"/>
    <w:basedOn w:val="a"/>
    <w:next w:val="a"/>
    <w:uiPriority w:val="35"/>
    <w:semiHidden w:val="1"/>
    <w:unhideWhenUsed w:val="1"/>
    <w:qFormat w:val="1"/>
    <w:rsid w:val="005A4D95"/>
    <w:rPr>
      <w:b w:val="1"/>
      <w:bCs w:val="1"/>
      <w:color w:val="7b881d" w:themeColor="accent1" w:themeShade="0000BF"/>
      <w:sz w:val="16"/>
      <w:szCs w:val="16"/>
    </w:rPr>
  </w:style>
  <w:style w:type="paragraph" w:styleId="a9">
    <w:name w:val="Title"/>
    <w:basedOn w:val="a"/>
    <w:next w:val="a"/>
    <w:link w:val="aa"/>
    <w:uiPriority w:val="10"/>
    <w:qFormat w:val="1"/>
    <w:rsid w:val="005A4D95"/>
    <w:pPr>
      <w:spacing w:after="0" w:before="0"/>
    </w:pPr>
    <w:rPr>
      <w:rFonts w:asciiTheme="majorHAnsi" w:cstheme="majorBidi" w:eastAsiaTheme="majorEastAsia" w:hAnsiTheme="majorHAnsi"/>
      <w:caps w:val="1"/>
      <w:color w:val="a6b727" w:themeColor="accent1"/>
      <w:spacing w:val="10"/>
      <w:sz w:val="52"/>
      <w:szCs w:val="52"/>
    </w:rPr>
  </w:style>
  <w:style w:type="character" w:styleId="aa" w:customStyle="1">
    <w:name w:val="Заголовок Знак"/>
    <w:basedOn w:val="a0"/>
    <w:link w:val="a9"/>
    <w:uiPriority w:val="10"/>
    <w:rsid w:val="005A4D95"/>
    <w:rPr>
      <w:rFonts w:asciiTheme="majorHAnsi" w:cstheme="majorBidi" w:eastAsiaTheme="majorEastAsia" w:hAnsiTheme="majorHAnsi"/>
      <w:caps w:val="1"/>
      <w:color w:val="a6b727" w:themeColor="accent1"/>
      <w:spacing w:val="10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 w:val="1"/>
    <w:rsid w:val="005A4D95"/>
    <w:pPr>
      <w:spacing w:after="500" w:before="0" w:line="240" w:lineRule="auto"/>
    </w:pPr>
    <w:rPr>
      <w:caps w:val="1"/>
      <w:color w:val="595959" w:themeColor="text1" w:themeTint="0000A6"/>
      <w:spacing w:val="10"/>
      <w:sz w:val="21"/>
      <w:szCs w:val="21"/>
    </w:rPr>
  </w:style>
  <w:style w:type="character" w:styleId="ac" w:customStyle="1">
    <w:name w:val="Подзаголовок Знак"/>
    <w:basedOn w:val="a0"/>
    <w:link w:val="ab"/>
    <w:uiPriority w:val="11"/>
    <w:rsid w:val="005A4D95"/>
    <w:rPr>
      <w:caps w:val="1"/>
      <w:color w:val="595959" w:themeColor="text1" w:themeTint="0000A6"/>
      <w:spacing w:val="10"/>
      <w:sz w:val="21"/>
      <w:szCs w:val="21"/>
    </w:rPr>
  </w:style>
  <w:style w:type="character" w:styleId="ad">
    <w:name w:val="Strong"/>
    <w:uiPriority w:val="22"/>
    <w:qFormat w:val="1"/>
    <w:rsid w:val="005A4D95"/>
    <w:rPr>
      <w:b w:val="1"/>
      <w:bCs w:val="1"/>
    </w:rPr>
  </w:style>
  <w:style w:type="character" w:styleId="ae">
    <w:name w:val="Emphasis"/>
    <w:uiPriority w:val="20"/>
    <w:qFormat w:val="1"/>
    <w:rsid w:val="005A4D95"/>
    <w:rPr>
      <w:caps w:val="1"/>
      <w:color w:val="525a13" w:themeColor="accent1" w:themeShade="00007F"/>
      <w:spacing w:val="5"/>
    </w:rPr>
  </w:style>
  <w:style w:type="paragraph" w:styleId="af">
    <w:name w:val="No Spacing"/>
    <w:uiPriority w:val="1"/>
    <w:qFormat w:val="1"/>
    <w:rsid w:val="005A4D9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 w:val="1"/>
    <w:rsid w:val="005A4D95"/>
    <w:rPr>
      <w:i w:val="1"/>
      <w:iCs w:val="1"/>
      <w:sz w:val="24"/>
      <w:szCs w:val="24"/>
    </w:rPr>
  </w:style>
  <w:style w:type="character" w:styleId="22" w:customStyle="1">
    <w:name w:val="Цитата 2 Знак"/>
    <w:basedOn w:val="a0"/>
    <w:link w:val="21"/>
    <w:uiPriority w:val="29"/>
    <w:rsid w:val="005A4D95"/>
    <w:rPr>
      <w:i w:val="1"/>
      <w:iCs w:val="1"/>
      <w:sz w:val="24"/>
      <w:szCs w:val="24"/>
    </w:rPr>
  </w:style>
  <w:style w:type="paragraph" w:styleId="af0">
    <w:name w:val="Intense Quote"/>
    <w:basedOn w:val="a"/>
    <w:next w:val="a"/>
    <w:link w:val="af1"/>
    <w:uiPriority w:val="30"/>
    <w:qFormat w:val="1"/>
    <w:rsid w:val="005A4D95"/>
    <w:pPr>
      <w:spacing w:after="240" w:before="240" w:line="240" w:lineRule="auto"/>
      <w:ind w:left="1080" w:right="1080"/>
      <w:jc w:val="center"/>
    </w:pPr>
    <w:rPr>
      <w:color w:val="a6b727" w:themeColor="accent1"/>
      <w:sz w:val="24"/>
      <w:szCs w:val="24"/>
    </w:rPr>
  </w:style>
  <w:style w:type="character" w:styleId="af1" w:customStyle="1">
    <w:name w:val="Выделенная цитата Знак"/>
    <w:basedOn w:val="a0"/>
    <w:link w:val="af0"/>
    <w:uiPriority w:val="30"/>
    <w:rsid w:val="005A4D95"/>
    <w:rPr>
      <w:color w:val="a6b727" w:themeColor="accent1"/>
      <w:sz w:val="24"/>
      <w:szCs w:val="24"/>
    </w:rPr>
  </w:style>
  <w:style w:type="character" w:styleId="af2">
    <w:name w:val="Subtle Emphasis"/>
    <w:uiPriority w:val="19"/>
    <w:qFormat w:val="1"/>
    <w:rsid w:val="005A4D95"/>
    <w:rPr>
      <w:i w:val="1"/>
      <w:iCs w:val="1"/>
      <w:color w:val="525a13" w:themeColor="accent1" w:themeShade="00007F"/>
    </w:rPr>
  </w:style>
  <w:style w:type="character" w:styleId="af3">
    <w:name w:val="Intense Emphasis"/>
    <w:uiPriority w:val="21"/>
    <w:qFormat w:val="1"/>
    <w:rsid w:val="005A4D95"/>
    <w:rPr>
      <w:b w:val="1"/>
      <w:bCs w:val="1"/>
      <w:caps w:val="1"/>
      <w:color w:val="525a13" w:themeColor="accent1" w:themeShade="00007F"/>
      <w:spacing w:val="10"/>
    </w:rPr>
  </w:style>
  <w:style w:type="character" w:styleId="af4">
    <w:name w:val="Subtle Reference"/>
    <w:uiPriority w:val="31"/>
    <w:qFormat w:val="1"/>
    <w:rsid w:val="005A4D95"/>
    <w:rPr>
      <w:b w:val="1"/>
      <w:bCs w:val="1"/>
      <w:color w:val="a6b727" w:themeColor="accent1"/>
    </w:rPr>
  </w:style>
  <w:style w:type="character" w:styleId="af5">
    <w:name w:val="Intense Reference"/>
    <w:uiPriority w:val="32"/>
    <w:qFormat w:val="1"/>
    <w:rsid w:val="005A4D95"/>
    <w:rPr>
      <w:b w:val="1"/>
      <w:bCs w:val="1"/>
      <w:i w:val="1"/>
      <w:iCs w:val="1"/>
      <w:caps w:val="1"/>
      <w:color w:val="a6b727" w:themeColor="accent1"/>
    </w:rPr>
  </w:style>
  <w:style w:type="character" w:styleId="af6">
    <w:name w:val="Book Title"/>
    <w:uiPriority w:val="33"/>
    <w:qFormat w:val="1"/>
    <w:rsid w:val="005A4D95"/>
    <w:rPr>
      <w:b w:val="1"/>
      <w:bCs w:val="1"/>
      <w:i w:val="1"/>
      <w:iCs w:val="1"/>
      <w:spacing w:val="0"/>
    </w:rPr>
  </w:style>
  <w:style w:type="paragraph" w:styleId="af7">
    <w:name w:val="TOC Heading"/>
    <w:basedOn w:val="1"/>
    <w:next w:val="a"/>
    <w:uiPriority w:val="39"/>
    <w:semiHidden w:val="1"/>
    <w:unhideWhenUsed w:val="1"/>
    <w:qFormat w:val="1"/>
    <w:rsid w:val="005A4D95"/>
    <w:pPr>
      <w:outlineLvl w:val="9"/>
    </w:pPr>
  </w:style>
  <w:style w:type="paragraph" w:styleId="af8">
    <w:name w:val="List Paragraph"/>
    <w:basedOn w:val="a"/>
    <w:uiPriority w:val="34"/>
    <w:qFormat w:val="1"/>
    <w:rsid w:val="00A5103A"/>
    <w:pPr>
      <w:spacing w:after="160" w:before="0" w:line="259" w:lineRule="auto"/>
      <w:ind w:left="720"/>
      <w:contextualSpacing w:val="1"/>
    </w:pPr>
    <w:rPr>
      <w:rFonts w:eastAsiaTheme="minorHAnsi"/>
      <w:sz w:val="22"/>
      <w:szCs w:val="22"/>
    </w:rPr>
  </w:style>
  <w:style w:type="paragraph" w:styleId="af9">
    <w:name w:val="Normal (Web)"/>
    <w:basedOn w:val="a"/>
    <w:uiPriority w:val="99"/>
    <w:semiHidden w:val="1"/>
    <w:unhideWhenUsed w:val="1"/>
    <w:rsid w:val="00D75406"/>
    <w:pPr>
      <w:spacing w:after="100"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21"/>
      <w:szCs w:val="21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rbel-regular.ttf"/><Relationship Id="rId2" Type="http://schemas.openxmlformats.org/officeDocument/2006/relationships/font" Target="fonts/Corbel-bold.ttf"/><Relationship Id="rId3" Type="http://schemas.openxmlformats.org/officeDocument/2006/relationships/font" Target="fonts/Corbel-italic.ttf"/><Relationship Id="rId4" Type="http://schemas.openxmlformats.org/officeDocument/2006/relationships/font" Target="fonts/Corbel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Базис">
  <a:themeElements>
    <a:clrScheme name="Базис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Базис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Базис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h05ATC3SNcrb+z4n2/aFpYk117Q==">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2023-02-03T20:36:00Z</dcterms:created>
  <dc:creator>Журавлев Роман;Ксюша</dc:creator>
</cp:coreProperties>
</file>